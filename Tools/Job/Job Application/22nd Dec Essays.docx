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Business-Minded: Please reflect on how your experiences have influenced your career choices and aspirations and the impact you strive to make on the businesses, organizations, and communities you plan to serve. (up to 300 words)</w:t>
      </w:r>
    </w:p>
    <w:p w:rsidR="00000000" w:rsidDel="00000000" w:rsidP="00000000" w:rsidRDefault="00000000" w:rsidRPr="00000000" w14:paraId="00000002">
      <w:pPr>
        <w:rPr>
          <w:b w:val="1"/>
          <w:bCs w:val="1"/>
        </w:rPr>
      </w:pPr>
      <w:r w:rsidDel="00000000" w:rsidR="00000000" w:rsidRPr="00000000">
        <w:rPr>
          <w:b w:val="1"/>
          <w:bCs w:val="1"/>
          <w:rtl w:val="0"/>
        </w:rPr>
        <w:t xml:space="preserve">We are looking for individuals who are passionate about using business as a force for good – who strive to improve and transform companies, industries, and the world. We are seeking those who are eager to solve today’s biggest problems and shape the future through creative and integrated thinking. Being business-minded is about the interest to help organizations succeed, whether in the private, public, or non-profit sector. This business inclination can be found in individuals with a variety of professional and educational experiences, not just those who come from traditional business backgrounds.</w:t>
      </w:r>
    </w:p>
    <w:p w:rsidR="00000000" w:rsidDel="00000000" w:rsidP="00000000" w:rsidRDefault="00000000" w:rsidRPr="00000000" w14:paraId="00000003">
      <w:pPr>
        <w:rPr>
          <w:b w:val="1"/>
          <w:bCs w:val="1"/>
        </w:rPr>
      </w:pPr>
      <w:r w:rsidDel="00000000" w:rsidR="00000000" w:rsidRPr="00000000">
        <w:rPr>
          <w:b w:val="1"/>
          <w:bCs w:val="1"/>
          <w:rtl w:val="0"/>
        </w:rPr>
        <w:t xml:space="preserve">In Your Application: We will look for evidence of your interpersonal skills, quantitative abilities, and the ways in which you plan to create impact through business in the future.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22nd Dec 4 pm</w:t>
      </w:r>
      <w:r w:rsidDel="00000000" w:rsidR="00000000" w:rsidRPr="00000000">
        <w:rPr>
          <w:rtl w:val="0"/>
        </w:rPr>
        <w:br w:type="textWrapping"/>
      </w:r>
    </w:p>
    <w:p w:rsidR="00000000" w:rsidDel="00000000" w:rsidP="00000000" w:rsidRDefault="00000000" w:rsidRPr="00000000" w14:paraId="00000008">
      <w:pPr>
        <w:rPr/>
      </w:pPr>
      <w:r w:rsidDel="00000000" w:rsidR="00000000" w:rsidRPr="00000000">
        <w:rPr>
          <w:rtl w:val="0"/>
        </w:rPr>
        <w:t xml:space="preserve">Growing up in a small town, I witnessed how systemic barriers like limited access to education and resources held back talented people. Many of my classmates, despite their potential, couldn’t pursue their dreams. </w:t>
      </w:r>
      <w:ins w:author="Vikas Badami" w:id="0" w:date="2024-12-22T17:14:03Z">
        <w:r w:rsidDel="00000000" w:rsidR="00000000" w:rsidRPr="00000000">
          <w:rPr>
            <w:rtl w:val="0"/>
            <w:rPrChange w:author="Vikas Badami" w:id="1" w:date="2024-12-22T17:14:03Z">
              <w:rPr/>
            </w:rPrChange>
          </w:rPr>
          <w:t xml:space="preserve">Even I struggled to scale early entrepreneurial projects with limited resources.</w:t>
        </w:r>
      </w:ins>
      <w:r w:rsidDel="00000000" w:rsidR="00000000" w:rsidRPr="00000000">
        <w:rPr>
          <w:rtl w:val="0"/>
        </w:rPr>
        <w:t xml:space="preserve">These experiences shaped my desire to create solutions that empower individuals and organizations to unlock their potential and drive meaningful progress.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vision has guided my career choices. During the Jagriti Yatra, I mentored rural entrepreneurs, helping them refine ideas and build sustainable ventures. I realized that leadership isn’t about having all the answers but enabling others to solve problems and take ownership of their growth. These experiences reinforced my belief that when driven by purpose, businesses can uplift communities and create lasting impact.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At PeopleGamez, this belief has been central to my work. One of my most impactful projects was with GrowthPal, an M&amp;A marketplace on the brink of bankruptcy due to unpredictable revenues and leadership resignations. I collaborated with their leadership team to identify inefficiencies and designed a tailored evaluation model that saved CFOs over 500 hours annually. This helped them raise Series A funding and rebuild their leadership team, showcasing the power of strategic leadership to drive transformation.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These experiences have shaped my understanding of what it means to lead. I aspire to build a leadership consulting firm that helps organizations solve systemic challenges, align teams with purpose, and navigate complexity with agility. For me, being business-minded isn’t just about creating profits—it’s about creating ecosystems where businesses, people, and communities can thrive together.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Vikas - 22nd Dec 10 pm: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commentRangeStart w:id="0"/>
      <w:r w:rsidDel="00000000" w:rsidR="00000000" w:rsidRPr="00000000">
        <w:rPr>
          <w:rtl w:val="0"/>
        </w:rPr>
        <w:t xml:space="preserve">Growing up in a small town with limited resources, I witnessed my classmates, despite their potential, couldn’t pursue their dreams. My early entrepreneurial stories were no different. These experiences shaped my desire to create solutions that empower individuals and organizations to unlock their potential and drive meaningful progress.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My pursuit of technology as a means to realize my desire led me to the Pi School of AI. There, solving challenges such as team friction due to our diverse cultural perspectives and working styles, shifting stakeholder priorities, and clients struggling to grasp our data requirements emerged. I  ensured the project's success by re-aligning the team and stakeholders. </w:t>
      </w:r>
      <w:commentRangeStart w:id="1"/>
      <w:r w:rsidDel="00000000" w:rsidR="00000000" w:rsidRPr="00000000">
        <w:rPr>
          <w:rtl w:val="0"/>
        </w:rPr>
        <w:t xml:space="preserve">My vision grew from building products to driving </w:t>
      </w:r>
      <w:r w:rsidDel="00000000" w:rsidR="00000000" w:rsidRPr="00000000">
        <w:rPr>
          <w:rFonts w:ascii="Roboto" w:cs="Roboto" w:eastAsia="Roboto" w:hAnsi="Roboto"/>
          <w:color w:val="444746"/>
          <w:sz w:val="21"/>
          <w:szCs w:val="21"/>
          <w:rtl w:val="0"/>
        </w:rPr>
        <w:t xml:space="preserve">effective leadership that aligns people to create impact</w:t>
      </w:r>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During the Jagriti Yatra, an 8000-kilometer journey across India with 500 change-makers, I mentored rural entrepreneurs to refine ideas and build sustainable ventures. Here, I learned the power of facilitation in fostering processes and leadership approaches to drive sustainable growth.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 PeopleGamez, this belief has been central to my work. One of my most impactful projects was with GrowthPal, an M&amp;A marketplace on the brink of bankruptcy due to unpredictable revenues and leadership resignations. Leveraging my simulations, I facilitated gap identification and empowered the team to develop a business model saving CFOs over 500 hours annually. This helped GrowthPal raise Series A funding and rebuild their leadership team, showcasing the power of strategic leadership to drive transformation.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experiences have shaped my understanding of what it means to lead. I aspire to build a leadership consulting firm that helps organizations solve systemic challenges, align teams with purpose, and navigate complexity with agility. For me, being business-minded isn’t just about creating profits—it’s about creating ecosystems where businesses, people, and communities can thrive together.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envision a world where corporations become catalysts for systemic change, creating value that extends beyond shareholders to benefit society and the planet. At HBS, I hope to gain the tools, network, and vision to turn this aspiration into reality.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24th Dec: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Growing up in a small town with limited resources, I witnessed my classmates, despite their potential, couldn’t pursue their dreams. My early entrepreneurial stories were no different. These experiences shaped my desire to create solutions that address such barriers and unlock potential.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At the Pi School of AI, I initially focused on delivering technical solutions as part of a globally diverse team. However, navigating cultural differences, shifting priorities, and stakeholder misalignments shifted my perspective. I realized that impactful outcomes come not just from building products but from effective leadership that aligns diverse people toward a shared purpose.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My focus on enabling others deepened during the Jagriti Yatra, an 8,000-kilometer journey mentoring rural entrepreneurs. I helped refine their business models and align them with actionable strategies to scale their ventures. I realized that I can drive maximum impact by enabling leaders &amp; organizations to solve problems and take ownership of their growth. These experiences reinforced my belief that when driven by purpose, businesses can uplift communities and create lasting impact.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At PeopleGamez, this belief has been central to my work. In one such project, I guided a retail company to uncover cultural stigmas affecting its women-focused product line. By empowering the leadership team, </w:t>
      </w:r>
      <w:r w:rsidDel="00000000" w:rsidR="00000000" w:rsidRPr="00000000">
        <w:rPr>
          <w:rtl w:val="0"/>
        </w:rPr>
        <w:t xml:space="preserve">we developed a campaign that involved teachers, priests, and community leaders to address these barriers.</w:t>
      </w:r>
      <w:r w:rsidDel="00000000" w:rsidR="00000000" w:rsidRPr="00000000">
        <w:rPr>
          <w:rtl w:val="0"/>
        </w:rPr>
        <w:t xml:space="preserve"> This initiative improved hygiene standards for over 25,000 women while also driving significant product growth, showcasing how purpose-driven strategies can create both social and business impact.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My journey has been one of evolution—growing from realizing the need to create solutions to empowering individuals to drive them and finally to enabling organizations and leaders to align purpose with strategy for lasting impact. I aspire to build a consulting firm that helps organizations solve challenges, align teams, and foster ecosystems where businesses and communities thrive.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Leadership-Focused: What experiences have shaped who you are, how you invest in others, and what kind of leader you want to become? (up to 250 words)</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We are looking for individuals who aspire to lead others toward making a difference in the world, and those who recognize that to build and sustain successful organizations, they must develop and nurture diverse teams. Leadership takes many forms in many contexts – you do not have to have a formal leadership role to make a difference. We deliberately create a class that includes different kinds of leaders, from the front-line manager to the startup founder to the behind-the-scenes thought leader.</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In Your Application: Your leadership impact may be most evident in extracurriculars, community initiatives, or your professional work.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2016, my 68-year-old grandmother collapsed from exhaustion while returning from the water pump 8 miles away. </w:t>
      </w:r>
      <w:commentRangeStart w:id="2"/>
      <w:r w:rsidDel="00000000" w:rsidR="00000000" w:rsidRPr="00000000">
        <w:rPr>
          <w:rtl w:val="0"/>
        </w:rPr>
        <w:t xml:space="preserve">Recognizing my privilege of having access to cutting-edge technology in our remote village in the Western Ghats, I implemented an IoT-enabled irrigation system.</w:t>
      </w:r>
      <w:commentRangeEnd w:id="2"/>
      <w:r w:rsidDel="00000000" w:rsidR="00000000" w:rsidRPr="00000000">
        <w:commentReference w:id="2"/>
      </w:r>
      <w:r w:rsidDel="00000000" w:rsidR="00000000" w:rsidRPr="00000000">
        <w:rPr>
          <w:rtl w:val="0"/>
        </w:rPr>
        <w:t xml:space="preserve"> Later, my grandfather, emphasizing similar problems faced by villagers, suggested that I teach village children to use technology, shifting my perspective from problem-solving to empowering others.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Witnessing the children gain confidence and dream bigger as they developed IoT projects inspired me to launch OpenTech—workshops aimed to empower tribal and slum students to tackle real-world challenges through technology. </w:t>
      </w:r>
      <w:r w:rsidDel="00000000" w:rsidR="00000000" w:rsidRPr="00000000">
        <w:rPr>
          <w:rtl w:val="0"/>
        </w:rPr>
        <w:t xml:space="preserve">However, persuading and leading a team of 22 peers, all managing their own academic and personal priorities, was a challenge.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 inspire commitment, I shared a vision of how technology could transform lives and our efforts could create lasting change. I linked each volunteer’s skills to specific workshop goals, making them feel integral to the mission. Leading by example, I took on logistical tasks, secured partnerships with NGOs, and personally mentored students. As the team witnessed the impact of their efforts—students creating waterbody-cleaning robots and gaining confidence to present their ideas—their skepticism turned into enthusiasm. Together, we dedicated countless weekends to empower 10,000+ students to build solutions like coconut-tree climbers and cattle trackers.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continue to mentor and learn from them-one student representing India at NASA, while several became entrepreneurs, carrying forward our mission in their own ways.  Leadership, for me, is building ecosystems that empower individuals and communities to unlock their potential.</w:t>
      </w:r>
    </w:p>
    <w:p w:rsidR="00000000" w:rsidDel="00000000" w:rsidP="00000000" w:rsidRDefault="00000000" w:rsidRPr="00000000" w14:paraId="00000044">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Vikas 22nd December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 2016, my 68-year-old grandmother collapsed from exhaustion while returning from the water pump 8 miles away. </w:t>
      </w:r>
      <w:r w:rsidDel="00000000" w:rsidR="00000000" w:rsidRPr="00000000">
        <w:rPr>
          <w:rFonts w:ascii="Roboto" w:cs="Roboto" w:eastAsia="Roboto" w:hAnsi="Roboto"/>
          <w:color w:val="444746"/>
          <w:sz w:val="21"/>
          <w:szCs w:val="21"/>
          <w:rtl w:val="0"/>
        </w:rPr>
        <w:t xml:space="preserve">Being the only techie in our isolated Western Ghats village, I realized my responsibility and implemented an IoT-enabled irrigation system.</w:t>
      </w:r>
      <w:r w:rsidDel="00000000" w:rsidR="00000000" w:rsidRPr="00000000">
        <w:rPr>
          <w:rtl w:val="0"/>
        </w:rPr>
        <w:t xml:space="preserve"> Later, my grandfather, emphasizing similar problems faced by villagers, suggested that I teach village children to use technology, shifting my perspective from problem-solving to empowering others.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Witnessing the children gain confidence and dream bigger as they developed IoT projects inspired me to launch OpenTech—workshops aimed to empower tribal and slum students to tackle real-world challenges through technology. </w:t>
      </w:r>
      <w:r w:rsidDel="00000000" w:rsidR="00000000" w:rsidRPr="00000000">
        <w:rPr>
          <w:rtl w:val="0"/>
        </w:rPr>
        <w:t xml:space="preserve">However, persuading my team of 22 collegemates to dedicate all their weekends, amidst their academic and personal priorities, was a challenge.</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Providing them autonomy within our shared mission became a turning point as it fostered ownership and commitment. I ensured everyone felt integral to the mission by linking </w:t>
      </w:r>
      <w:r w:rsidDel="00000000" w:rsidR="00000000" w:rsidRPr="00000000">
        <w:rPr>
          <w:rtl w:val="0"/>
        </w:rPr>
        <w:t xml:space="preserve">each volunteer’s skills to specific workshop goals</w:t>
      </w:r>
      <w:r w:rsidDel="00000000" w:rsidR="00000000" w:rsidRPr="00000000">
        <w:rPr>
          <w:rtl w:val="0"/>
        </w:rPr>
        <w:t xml:space="preserve">. When I shared with one of our volunteers that the ecosystem around the student made a few workshops more transformational than the rest, she initiated partnerships with local NGOs to ensure every student received such an ecosystem. Challenges, such as schools denying access or participants struggling with basic computer skills, were met with creative volunteer solutions.</w:t>
      </w:r>
      <w:r w:rsidDel="00000000" w:rsidR="00000000" w:rsidRPr="00000000">
        <w:rPr>
          <w:rtl w:val="0"/>
        </w:rPr>
        <w:t xml:space="preserve">Together, we empowered 10,000+ students to build solutions like coconut-tree climbers, waterbody cleaning robots and cattle trackers.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continue to mentor and learn from them-one student representing India at NASA, while several became entrepreneurs, carrying forward our mission in their own ways.  Leadership, for me, is building ecosystems that empower individuals and communities to unlock their potential.</w:t>
      </w:r>
    </w:p>
    <w:p w:rsidR="00000000" w:rsidDel="00000000" w:rsidP="00000000" w:rsidRDefault="00000000" w:rsidRPr="00000000" w14:paraId="0000004E">
      <w:pPr>
        <w:rPr/>
      </w:pPr>
      <w:r w:rsidDel="00000000" w:rsidR="00000000" w:rsidRPr="00000000">
        <w:rPr>
          <w:rtl w:val="0"/>
        </w:rPr>
        <w:br w:type="textWrapping"/>
        <w:br w:type="textWrapping"/>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Nirvan 23rd Dec: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2016, my 68-year-old grandmother collapsed from exhaustion while returning from the only water-pump 8 miles away. Being the only techie in our remote village, I realized my responsibility and implemented an IoT-enabled irrigation system. Later, my grandfather, emphasizing similar problems faced by villagers, suggested I teach village children to use technology, shifting my perspective from problem-solving to empowering others.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Witnessing the children gain confidence as they developed IoT projects inspired me to launch OpenTech—workshops aimed to empower tribal and slum students to tackle local challenges through technology. However, persuading my team of 22 collegemates to dedicate all their weekends amidst their academic priorities was a challenge.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Providing them autonomy within our shared mission became a turning point as it fostered ownership and commitment. I ensured everyone felt integral to the mission by linking each volunteer’s skills to specific workshop goals. When I shared with a volunteer that the ecosystem around the student made a few workshops more transformational than the rest, she initiated partnerships with local NGOs to ensure every student received such an ecosystem. Challenges, such as schools denying access or participants struggling with basic computer skills, were met with creative volunteer solutions. Together, we empowered 10,000+ students to build solutions like coconut-tree climbers and cattle trackers.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continue to mentor and learn from these students-one representing India at NASA, while several became entrepreneurs, carrying forward our mission in their own ways.  Leadership, for me, is building ecosystems that empower individuals and communities to unlock their potential.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Growth-Oriented: Curiosity can be seen in many ways. Please share an example of how you have demonstrated curiosity and how that has influenced your growth. (up to 250 words)</w:t>
      </w:r>
    </w:p>
    <w:p w:rsidR="00000000" w:rsidDel="00000000" w:rsidP="00000000" w:rsidRDefault="00000000" w:rsidRPr="00000000" w14:paraId="0000005E">
      <w:pPr>
        <w:rPr>
          <w:b w:val="1"/>
          <w:bCs w:val="1"/>
        </w:rPr>
      </w:pPr>
      <w:r w:rsidDel="00000000" w:rsidR="00000000" w:rsidRPr="00000000">
        <w:rPr>
          <w:b w:val="1"/>
          <w:bCs w:val="1"/>
          <w:rtl w:val="0"/>
        </w:rPr>
        <w:t xml:space="preserve">We are looking for individuals who desire to broaden their perspectives through creative problem solving, active listening, and lively discussion. At HBS you will be surrounded by future leaders from around the world who will make you think more expansively about what impact you might have. Our case and field-based learning methods depend on the active participation of curious students who are excited to listen and learn from faculty and classmates, as well as contribute their own ideas and perspectives.</w:t>
      </w:r>
    </w:p>
    <w:p w:rsidR="00000000" w:rsidDel="00000000" w:rsidP="00000000" w:rsidRDefault="00000000" w:rsidRPr="00000000" w14:paraId="0000005F">
      <w:pPr>
        <w:rPr>
          <w:b w:val="1"/>
          <w:bCs w:val="1"/>
          <w:color w:val="181818"/>
          <w:sz w:val="26"/>
          <w:szCs w:val="26"/>
          <w:highlight w:val="white"/>
        </w:rPr>
      </w:pPr>
      <w:r w:rsidDel="00000000" w:rsidR="00000000" w:rsidRPr="00000000">
        <w:rPr>
          <w:b w:val="1"/>
          <w:bCs w:val="1"/>
          <w:rtl w:val="0"/>
        </w:rPr>
        <w:t xml:space="preserve">In Your Application: We will look for the ways in which you have grown, developed, and how you engage with the world around you.</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br w:type="textWrapping"/>
        <w:t xml:space="preserve">During the pandemic, we transformed OpenTech into an online format called Project Uplift, recognized by the UN for cultivating leadership among students. However, delivering these sessions revealed a challenge: I was instructing rather than inspiring self-discovery. Seeking guidance, I collaborated with the faculty at Plaksha to restructure my approach. </w:t>
      </w:r>
      <w:commentRangeStart w:id="3"/>
      <w:r w:rsidDel="00000000" w:rsidR="00000000" w:rsidRPr="00000000">
        <w:rPr>
          <w:rtl w:val="0"/>
        </w:rPr>
        <w:t xml:space="preserve">By integrating strategies like inquiry-based learning, flipped classrooms, and peer-to-peer collaboration, I developed ILGC, a flagship experiential program embedded in the undergraduate curriculum. </w:t>
      </w:r>
      <w:commentRangeEnd w:id="3"/>
      <w:r w:rsidDel="00000000" w:rsidR="00000000" w:rsidRPr="00000000">
        <w:commentReference w:id="3"/>
      </w:r>
      <w:r w:rsidDel="00000000" w:rsidR="00000000" w:rsidRPr="00000000">
        <w:rPr>
          <w:rtl w:val="0"/>
        </w:rPr>
        <w:t xml:space="preserve">While ILGC succeeded in providing transformative in-person experiences, I became curious about making such impactful learning accessible beyond geographical boundaries.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curiosity took root in my beginnings. Growing up in towns with limited opportunities, I turned to online networking to broaden my horizons, eventually building a network of over 20,000 global leaders on LinkedIn. This network eventually introduced me to Elon Musk-backed Synthesis, a digital school that </w:t>
      </w:r>
      <w:commentRangeStart w:id="4"/>
      <w:r w:rsidDel="00000000" w:rsidR="00000000" w:rsidRPr="00000000">
        <w:rPr>
          <w:rtl w:val="0"/>
        </w:rPr>
        <w:t xml:space="preserve">expanded my perspectives</w:t>
      </w:r>
      <w:commentRangeEnd w:id="4"/>
      <w:r w:rsidDel="00000000" w:rsidR="00000000" w:rsidRPr="00000000">
        <w:commentReference w:id="4"/>
      </w:r>
      <w:r w:rsidDel="00000000" w:rsidR="00000000" w:rsidRPr="00000000">
        <w:rPr>
          <w:rtl w:val="0"/>
        </w:rPr>
        <w:t xml:space="preserve">. While Synthesis addressed accessibility, its scalability limitations prompted further exploration. Inspired, I co-founded Madiee to create simulations that </w:t>
      </w:r>
      <w:commentRangeStart w:id="5"/>
      <w:r w:rsidDel="00000000" w:rsidR="00000000" w:rsidRPr="00000000">
        <w:rPr>
          <w:rtl w:val="0"/>
        </w:rPr>
        <w:t xml:space="preserve">scaled learning to larger audiences.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Despite early success, </w:t>
      </w:r>
      <w:commentRangeStart w:id="6"/>
      <w:r w:rsidDel="00000000" w:rsidR="00000000" w:rsidRPr="00000000">
        <w:rPr>
          <w:rtl w:val="0"/>
        </w:rPr>
        <w:t xml:space="preserve">translating</w:t>
      </w:r>
      <w:commentRangeEnd w:id="6"/>
      <w:r w:rsidDel="00000000" w:rsidR="00000000" w:rsidRPr="00000000">
        <w:commentReference w:id="6"/>
      </w:r>
      <w:r w:rsidDel="00000000" w:rsidR="00000000" w:rsidRPr="00000000">
        <w:rPr>
          <w:rtl w:val="0"/>
        </w:rPr>
        <w:t xml:space="preserve"> these simulations to business problems was a challenge. </w:t>
      </w:r>
      <w:commentRangeStart w:id="7"/>
      <w:r w:rsidDel="00000000" w:rsidR="00000000" w:rsidRPr="00000000">
        <w:rPr>
          <w:rtl w:val="0"/>
        </w:rPr>
        <w:t xml:space="preserve">At PeopleGamez,</w:t>
      </w:r>
      <w:commentRangeEnd w:id="7"/>
      <w:r w:rsidDel="00000000" w:rsidR="00000000" w:rsidRPr="00000000">
        <w:commentReference w:id="7"/>
      </w:r>
      <w:r w:rsidDel="00000000" w:rsidR="00000000" w:rsidRPr="00000000">
        <w:rPr>
          <w:rtl w:val="0"/>
        </w:rPr>
        <w:t xml:space="preserve"> I faced skepticism about my </w:t>
      </w:r>
      <w:commentRangeStart w:id="8"/>
      <w:r w:rsidDel="00000000" w:rsidR="00000000" w:rsidRPr="00000000">
        <w:rPr>
          <w:rtl w:val="0"/>
        </w:rPr>
        <w:t xml:space="preserve">credibility</w:t>
      </w:r>
      <w:commentRangeEnd w:id="8"/>
      <w:r w:rsidDel="00000000" w:rsidR="00000000" w:rsidRPr="00000000">
        <w:commentReference w:id="8"/>
      </w:r>
      <w:r w:rsidDel="00000000" w:rsidR="00000000" w:rsidRPr="00000000">
        <w:rPr>
          <w:rtl w:val="0"/>
        </w:rPr>
        <w:t xml:space="preserve">, went bankrupt, and had to close my office. Determined to learn, I relocated to Bangalore, took on consulting projects, and worked pro bono with thought leaders. These experiences taught me that effective facilitation means aligning with teams, honoring their expertise, and driving meaningful change. Curiosity has consistently driven my growth, inspiring me to adapt, innovate, and transform challenges into opportunities for impact.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23rd Dec: 2 pm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During the pandemic, we transformed OpenTech into an online format called Project Uplift, recognized by the UN for cultivating leadership among students. However, delivering these sessions revealed a challenge: I was instructing rather than inspiring self-discovery. Seeking guidance from faculty at Plaksha, I restructured my approach. </w:t>
      </w:r>
      <w:commentRangeStart w:id="9"/>
      <w:r w:rsidDel="00000000" w:rsidR="00000000" w:rsidRPr="00000000">
        <w:rPr>
          <w:rtl w:val="0"/>
        </w:rPr>
        <w:t xml:space="preserve">Adding academic rigor by integrating pedagogical strategies like inquiry-based, scaffolded, peer-driven learning</w:t>
      </w:r>
      <w:r w:rsidDel="00000000" w:rsidR="00000000" w:rsidRPr="00000000">
        <w:rPr>
          <w:rtl w:val="0"/>
        </w:rPr>
        <w:t xml:space="preserve">, </w:t>
      </w:r>
      <w:commentRangeEnd w:id="9"/>
      <w:r w:rsidDel="00000000" w:rsidR="00000000" w:rsidRPr="00000000">
        <w:commentReference w:id="9"/>
      </w:r>
      <w:r w:rsidDel="00000000" w:rsidR="00000000" w:rsidRPr="00000000">
        <w:rPr>
          <w:rtl w:val="0"/>
        </w:rPr>
        <w:t xml:space="preserve">I developed ILGC, </w:t>
      </w:r>
      <w:r w:rsidDel="00000000" w:rsidR="00000000" w:rsidRPr="00000000">
        <w:rPr>
          <w:rtl w:val="0"/>
        </w:rPr>
        <w:t xml:space="preserve">a flagship eight-semester experiential undergraduate program</w:t>
      </w:r>
      <w:r w:rsidDel="00000000" w:rsidR="00000000" w:rsidRPr="00000000">
        <w:rPr>
          <w:rtl w:val="0"/>
        </w:rPr>
        <w:t xml:space="preserve">. </w:t>
      </w:r>
      <w:r w:rsidDel="00000000" w:rsidR="00000000" w:rsidRPr="00000000">
        <w:rPr>
          <w:rtl w:val="0"/>
        </w:rPr>
        <w:t xml:space="preserve">While ILGC succeeded in providing transformative in-person experiences, I became curious about making such impactful learning accessible beyond geographical boundaries.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curiosity took root in my beginnings. Growing up in towns with limited opportunities, I turned to online networking to broaden my horizons, eventually building a network of over 20,000 global leaders on LinkedIn. This network eventually introduced me to Elon Musk-backed Synthesis, a digital school where I developed expertise in behavioural and game science</w:t>
      </w:r>
      <w:r w:rsidDel="00000000" w:rsidR="00000000" w:rsidRPr="00000000">
        <w:rPr>
          <w:rtl w:val="0"/>
        </w:rPr>
        <w:t xml:space="preserve">. </w:t>
      </w:r>
      <w:r w:rsidDel="00000000" w:rsidR="00000000" w:rsidRPr="00000000">
        <w:rPr>
          <w:rtl w:val="0"/>
        </w:rPr>
        <w:t xml:space="preserve">While Synthesis addressed accessibility, its scalability limitations prompted me to co-found PeopleGamez, where we created simulations that</w:t>
      </w:r>
      <w:r w:rsidDel="00000000" w:rsidR="00000000" w:rsidRPr="00000000">
        <w:rPr>
          <w:rtl w:val="0"/>
        </w:rPr>
        <w:t xml:space="preserve"> </w:t>
      </w:r>
      <w:r w:rsidDel="00000000" w:rsidR="00000000" w:rsidRPr="00000000">
        <w:rPr>
          <w:rtl w:val="0"/>
        </w:rPr>
        <w:t xml:space="preserve">allowed us to facilitate 10x the audience without compromising on quality.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Despite early success, inadequate depth in our simulations resulted in our bankruptcy. </w:t>
      </w:r>
      <w:r w:rsidDel="00000000" w:rsidR="00000000" w:rsidRPr="00000000">
        <w:rPr>
          <w:rtl w:val="0"/>
        </w:rPr>
        <w:t xml:space="preserve">I had to lay-off my team and shut down our office. </w:t>
      </w:r>
      <w:r w:rsidDel="00000000" w:rsidR="00000000" w:rsidRPr="00000000">
        <w:rPr>
          <w:rFonts w:ascii="Roboto" w:cs="Roboto" w:eastAsia="Roboto" w:hAnsi="Roboto"/>
          <w:color w:val="444746"/>
          <w:sz w:val="21"/>
          <w:szCs w:val="21"/>
          <w:rtl w:val="0"/>
        </w:rPr>
        <w:t xml:space="preserve">Operating from a board game cafe</w:t>
      </w:r>
      <w:r w:rsidDel="00000000" w:rsidR="00000000" w:rsidRPr="00000000">
        <w:rPr>
          <w:rtl w:val="0"/>
        </w:rPr>
        <w:t xml:space="preserve">, I took consulting projects to fill knowledge-gaps and volunteered pro bono with thought leaders, </w:t>
      </w:r>
      <w:r w:rsidDel="00000000" w:rsidR="00000000" w:rsidRPr="00000000">
        <w:rPr>
          <w:rFonts w:ascii="Roboto" w:cs="Roboto" w:eastAsia="Roboto" w:hAnsi="Roboto"/>
          <w:color w:val="444746"/>
          <w:sz w:val="21"/>
          <w:szCs w:val="21"/>
          <w:rtl w:val="0"/>
        </w:rPr>
        <w:t xml:space="preserve">gaining practical insights into leadership challenges and business alignment. </w:t>
      </w:r>
      <w:r w:rsidDel="00000000" w:rsidR="00000000" w:rsidRPr="00000000">
        <w:rPr>
          <w:rtl w:val="0"/>
        </w:rPr>
        <w:t xml:space="preserve">Curiosity has consistently driven my growth, inspiring me to adapt, innovate, and transform challenges into opportunities for impact.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color w:val="181818"/>
          <w:sz w:val="26"/>
          <w:szCs w:val="26"/>
          <w:highlight w:val="white"/>
        </w:rPr>
      </w:pPr>
      <w:r w:rsidDel="00000000" w:rsidR="00000000" w:rsidRPr="00000000">
        <w:rPr>
          <w:b w:val="1"/>
          <w:bCs w:val="1"/>
          <w:color w:val="181818"/>
          <w:sz w:val="26"/>
          <w:szCs w:val="26"/>
          <w:highlight w:val="white"/>
          <w:rtl w:val="0"/>
        </w:rPr>
        <w:t xml:space="preserve">Please use this section to share any additional information about your family background. (Optional, 250 characters)</w:t>
      </w:r>
    </w:p>
    <w:p w:rsidR="00000000" w:rsidDel="00000000" w:rsidP="00000000" w:rsidRDefault="00000000" w:rsidRPr="00000000" w14:paraId="00000073">
      <w:pPr>
        <w:rPr>
          <w:color w:val="181818"/>
          <w:sz w:val="26"/>
          <w:szCs w:val="26"/>
          <w:highlight w:val="white"/>
        </w:rPr>
      </w:pPr>
      <w:r w:rsidDel="00000000" w:rsidR="00000000" w:rsidRPr="00000000">
        <w:rPr>
          <w:color w:val="181818"/>
          <w:sz w:val="26"/>
          <w:szCs w:val="26"/>
          <w:highlight w:val="white"/>
          <w:rtl w:val="0"/>
        </w:rPr>
        <w:t xml:space="preserve">My father, a first generation graduate, has been supporting his parents and elder brother’s family ever since the passing of his elder brother in early 2000. With 2 years remaining for his retirement, the onus is on me.</w:t>
      </w:r>
    </w:p>
    <w:p w:rsidR="00000000" w:rsidDel="00000000" w:rsidP="00000000" w:rsidRDefault="00000000" w:rsidRPr="00000000" w14:paraId="00000074">
      <w:pPr>
        <w:rPr>
          <w:color w:val="181818"/>
          <w:sz w:val="26"/>
          <w:szCs w:val="26"/>
          <w:highlight w:val="white"/>
        </w:rPr>
      </w:pPr>
      <w:r w:rsidDel="00000000" w:rsidR="00000000" w:rsidRPr="00000000">
        <w:rPr>
          <w:rtl w:val="0"/>
        </w:rPr>
      </w:r>
    </w:p>
    <w:p w:rsidR="00000000" w:rsidDel="00000000" w:rsidP="00000000" w:rsidRDefault="00000000" w:rsidRPr="00000000" w14:paraId="00000075">
      <w:pPr>
        <w:rPr>
          <w:color w:val="181818"/>
          <w:sz w:val="26"/>
          <w:szCs w:val="26"/>
          <w:highlight w:val="white"/>
        </w:rPr>
      </w:pPr>
      <w:r w:rsidDel="00000000" w:rsidR="00000000" w:rsidRPr="00000000">
        <w:rPr>
          <w:color w:val="181818"/>
          <w:sz w:val="26"/>
          <w:szCs w:val="26"/>
          <w:highlight w:val="white"/>
          <w:rtl w:val="0"/>
        </w:rPr>
        <w:t xml:space="preserve">24th Dec: </w:t>
        <w:br w:type="textWrapping"/>
      </w:r>
    </w:p>
    <w:p w:rsidR="00000000" w:rsidDel="00000000" w:rsidP="00000000" w:rsidRDefault="00000000" w:rsidRPr="00000000" w14:paraId="00000076">
      <w:pPr>
        <w:rPr>
          <w:color w:val="181818"/>
          <w:sz w:val="26"/>
          <w:szCs w:val="26"/>
          <w:highlight w:val="white"/>
        </w:rPr>
      </w:pPr>
      <w:r w:rsidDel="00000000" w:rsidR="00000000" w:rsidRPr="00000000">
        <w:rPr>
          <w:rtl w:val="0"/>
        </w:rPr>
      </w:r>
    </w:p>
    <w:p w:rsidR="00000000" w:rsidDel="00000000" w:rsidP="00000000" w:rsidRDefault="00000000" w:rsidRPr="00000000" w14:paraId="00000077">
      <w:pPr>
        <w:rPr>
          <w:color w:val="181818"/>
          <w:sz w:val="26"/>
          <w:szCs w:val="26"/>
          <w:highlight w:val="white"/>
        </w:rPr>
      </w:pPr>
      <w:r w:rsidDel="00000000" w:rsidR="00000000" w:rsidRPr="00000000">
        <w:rPr>
          <w:color w:val="181818"/>
          <w:sz w:val="26"/>
          <w:szCs w:val="26"/>
          <w:highlight w:val="white"/>
          <w:rtl w:val="0"/>
        </w:rPr>
        <w:t xml:space="preserve">In my family, money was tight, and education a luxury. My father, a first-generation graduate, supported our family and his late brother’s. To contribute, from age 8, I started small ventures to earn pocket money, instilling in me entrepreneurship.</w:t>
      </w:r>
    </w:p>
    <w:p w:rsidR="00000000" w:rsidDel="00000000" w:rsidP="00000000" w:rsidRDefault="00000000" w:rsidRPr="00000000" w14:paraId="00000078">
      <w:pPr>
        <w:rPr>
          <w:color w:val="181818"/>
          <w:sz w:val="26"/>
          <w:szCs w:val="26"/>
          <w:highlight w:val="white"/>
        </w:rPr>
      </w:pPr>
      <w:r w:rsidDel="00000000" w:rsidR="00000000" w:rsidRPr="00000000">
        <w:rPr>
          <w:rtl w:val="0"/>
        </w:rPr>
      </w:r>
    </w:p>
    <w:p w:rsidR="00000000" w:rsidDel="00000000" w:rsidP="00000000" w:rsidRDefault="00000000" w:rsidRPr="00000000" w14:paraId="00000079">
      <w:pPr>
        <w:rPr>
          <w:color w:val="274e13"/>
        </w:rPr>
      </w:pPr>
      <w:r w:rsidDel="00000000" w:rsidR="00000000" w:rsidRPr="00000000">
        <w:rPr>
          <w:rtl w:val="0"/>
        </w:rPr>
      </w:r>
    </w:p>
    <w:p w:rsidR="00000000" w:rsidDel="00000000" w:rsidP="00000000" w:rsidRDefault="00000000" w:rsidRPr="00000000" w14:paraId="0000007A">
      <w:pPr>
        <w:rPr>
          <w:color w:val="274e13"/>
        </w:rPr>
      </w:pPr>
      <w:r w:rsidDel="00000000" w:rsidR="00000000" w:rsidRPr="00000000">
        <w:rPr>
          <w:rtl w:val="0"/>
        </w:rPr>
      </w:r>
    </w:p>
    <w:p w:rsidR="00000000" w:rsidDel="00000000" w:rsidP="00000000" w:rsidRDefault="00000000" w:rsidRPr="00000000" w14:paraId="0000007B">
      <w:pPr>
        <w:rPr>
          <w:b w:val="1"/>
          <w:bCs w:val="1"/>
          <w:color w:val="181818"/>
          <w:sz w:val="26"/>
          <w:szCs w:val="26"/>
          <w:highlight w:val="white"/>
        </w:rPr>
      </w:pPr>
      <w:r w:rsidDel="00000000" w:rsidR="00000000" w:rsidRPr="00000000">
        <w:rPr>
          <w:b w:val="1"/>
          <w:bCs w:val="1"/>
          <w:color w:val="181818"/>
          <w:sz w:val="26"/>
          <w:szCs w:val="26"/>
          <w:highlight w:val="white"/>
          <w:rtl w:val="0"/>
        </w:rPr>
        <w:t xml:space="preserve">Questions:</w:t>
        <w:br w:type="textWrapping"/>
        <w:t xml:space="preserve">Additional context for geographical background</w:t>
      </w:r>
    </w:p>
    <w:p w:rsidR="00000000" w:rsidDel="00000000" w:rsidP="00000000" w:rsidRDefault="00000000" w:rsidRPr="00000000" w14:paraId="0000007C">
      <w:pPr>
        <w:rPr>
          <w:color w:val="181818"/>
          <w:sz w:val="26"/>
          <w:szCs w:val="26"/>
          <w:highlight w:val="white"/>
        </w:rPr>
      </w:pPr>
      <w:r w:rsidDel="00000000" w:rsidR="00000000" w:rsidRPr="00000000">
        <w:rPr>
          <w:color w:val="181818"/>
          <w:sz w:val="26"/>
          <w:szCs w:val="26"/>
          <w:highlight w:val="white"/>
          <w:rtl w:val="0"/>
        </w:rPr>
        <w:t xml:space="preserve">I spent most of my childhood in the hills of Nilagiris. We lived in a small rented house in the suburbs of Ooty on a small hill lock amongst the Badaga tribes. I spent most of my vacations in Koderi, my landlord's tribal Atti (village), as they call it. While like my peers, the community oriented upbringing taught me to be content with what I had, unlike most of them, I was never satisfied. The dearth of exposure, opportunities and quality education fueled my  hunger.</w:t>
      </w:r>
    </w:p>
    <w:p w:rsidR="00000000" w:rsidDel="00000000" w:rsidP="00000000" w:rsidRDefault="00000000" w:rsidRPr="00000000" w14:paraId="0000007D">
      <w:pPr>
        <w:rPr>
          <w:color w:val="181818"/>
          <w:sz w:val="26"/>
          <w:szCs w:val="26"/>
          <w:highlight w:val="white"/>
        </w:rPr>
      </w:pPr>
      <w:r w:rsidDel="00000000" w:rsidR="00000000" w:rsidRPr="00000000">
        <w:rPr>
          <w:rtl w:val="0"/>
        </w:rPr>
      </w:r>
    </w:p>
    <w:p w:rsidR="00000000" w:rsidDel="00000000" w:rsidP="00000000" w:rsidRDefault="00000000" w:rsidRPr="00000000" w14:paraId="0000007E">
      <w:pPr>
        <w:rPr>
          <w:color w:val="181818"/>
          <w:sz w:val="26"/>
          <w:szCs w:val="26"/>
          <w:highlight w:val="white"/>
        </w:rPr>
      </w:pPr>
      <w:r w:rsidDel="00000000" w:rsidR="00000000" w:rsidRPr="00000000">
        <w:rPr>
          <w:color w:val="181818"/>
          <w:sz w:val="26"/>
          <w:szCs w:val="26"/>
          <w:highlight w:val="white"/>
          <w:rtl w:val="0"/>
        </w:rPr>
        <w:t xml:space="preserve">24th Dec: </w:t>
        <w:br w:type="textWrapping"/>
        <w:br w:type="textWrapping"/>
        <w:t xml:space="preserve">I hail from a small town nestled in the evergreen forests of Western Ghats in India, known for its lush greenery, biodiversity, and rich cultural heritage. Growing up among the Badaga tribes, a close-knit community with deep-rooted traditions, I witnessed firsthand the challenges posed by inadequate access to education, technology, and resources in this remote yet vibrant region. This upbringing deeply shaped my perspective on creating impact and fostering opportunities for underserved communities.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color w:val="181818"/>
          <w:sz w:val="26"/>
          <w:szCs w:val="26"/>
          <w:highlight w:val="white"/>
        </w:rPr>
      </w:pPr>
      <w:r w:rsidDel="00000000" w:rsidR="00000000" w:rsidRPr="00000000">
        <w:rPr>
          <w:b w:val="1"/>
          <w:bCs w:val="1"/>
          <w:color w:val="181818"/>
          <w:sz w:val="26"/>
          <w:szCs w:val="26"/>
          <w:highlight w:val="white"/>
          <w:rtl w:val="0"/>
        </w:rPr>
        <w:t xml:space="preserve">Briefly, tell us more about your career aspirations: (493 / 500 characters)</w:t>
      </w:r>
    </w:p>
    <w:p w:rsidR="00000000" w:rsidDel="00000000" w:rsidP="00000000" w:rsidRDefault="00000000" w:rsidRPr="00000000" w14:paraId="00000083">
      <w:pPr>
        <w:rPr>
          <w:b w:val="1"/>
          <w:bCs w:val="1"/>
          <w:color w:val="181818"/>
          <w:sz w:val="26"/>
          <w:szCs w:val="26"/>
          <w:highlight w:val="white"/>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Post-MBA, I aspire to join enterprise-tech firms like Meta or Adobe as a Strategy Manager, where I will drive executive decision-making, lead strategic acquisitions, and build partnerships with enterprises, innovators, and governments. Developing expertise in large-scale project implementation, I will gain exposure to developed markets, cross-cultural dynamics, and regulatory landscapes across geographies, establishing the foundation for my vision of founding a leadership consulting firm.</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24th Dec: </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Long-term, I aspire to build a leadership consulting firm that empowers purpose-driven organizations with tech-infused solutions, fostering sustainable growth and community impact. To achieve this goal, post-MBA, I aspire to join enterprise-tech firms like Meta or Adobe as a Strategy Manager, leading strategic acquisitions and building partnerships with enterprises and governments. Developing expertise in large-scale project implementation will build the foundation to achieve my long-term goal. </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8F">
      <w:pPr>
        <w:widowControl w:val="0"/>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5" w:date="2024-12-22T17:52:38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repetition</w:t>
      </w:r>
    </w:p>
  </w:comment>
  <w:comment w:author="Vikas Badami" w:id="4" w:date="2024-12-22T17:53:09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personal growth</w:t>
      </w:r>
    </w:p>
  </w:comment>
  <w:comment w:author="Vikas Badami" w:id="6" w:date="2024-12-22T17:52:17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transferability of learnings</w:t>
      </w:r>
    </w:p>
  </w:comment>
  <w:comment w:author="Vikas Badami" w:id="7" w:date="2024-12-22T17:52:27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r>
    </w:p>
  </w:comment>
  <w:comment w:author="Vikas Badami" w:id="3" w:date="2024-12-22T17:53:28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ikas Badami" w:id="8" w:date="2024-12-22T17:57:10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a scamser</w:t>
      </w:r>
    </w:p>
  </w:comment>
  <w:comment w:author="Vikas Badami" w:id="0" w:date="2024-12-23T08:50:3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solve problems with tech</w:t>
      </w:r>
    </w:p>
  </w:comment>
  <w:comment w:author="Vikas Badami" w:id="9" w:date="2024-12-23T08:32:11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learned this</w:t>
      </w:r>
    </w:p>
  </w:comment>
  <w:comment w:author="Vikas Badami" w:id="2" w:date="2024-12-22T13:17:33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the only techie in our isolated Western Ghats village, I realized my responsibility and implemented an IoT-enabled irrigation system.</w:t>
      </w:r>
    </w:p>
  </w:comment>
  <w:comment w:author="Vikas Badami" w:id="1" w:date="2024-12-22T19:50:30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effective leadership aligns people with purpose to create impact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